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AC76BD" w14:textId="0FB79570" w:rsidR="00537678" w:rsidRDefault="00514D2A" w:rsidP="00514D2A">
      <w:pPr>
        <w:pStyle w:val="Title"/>
        <w:jc w:val="center"/>
        <w:rPr>
          <w:ins w:id="0" w:author="Lê Huy Knight" w:date="2021-03-18T14:46:00Z"/>
          <w:b/>
          <w:bCs/>
          <w:lang w:val="vi-VN"/>
        </w:rPr>
      </w:pPr>
      <w:proofErr w:type="spellStart"/>
      <w:ins w:id="1" w:author="Lê Huy Knight" w:date="2021-03-18T14:46:00Z">
        <w:r>
          <w:rPr>
            <w:b/>
            <w:bCs/>
          </w:rPr>
          <w:t>Báo</w:t>
        </w:r>
        <w:proofErr w:type="spellEnd"/>
        <w:r>
          <w:rPr>
            <w:b/>
            <w:bCs/>
            <w:lang w:val="vi-VN"/>
          </w:rPr>
          <w:t xml:space="preserve"> Cáo</w:t>
        </w:r>
      </w:ins>
    </w:p>
    <w:p w14:paraId="10ECA389" w14:textId="47E4A106" w:rsidR="00514D2A" w:rsidRDefault="00514D2A" w:rsidP="00514D2A">
      <w:pPr>
        <w:rPr>
          <w:ins w:id="2" w:author="Lê Huy Knight" w:date="2021-03-18T14:50:00Z"/>
          <w:lang w:val="vi-VN"/>
        </w:rPr>
      </w:pPr>
      <w:ins w:id="3" w:author="Lê Huy Knight" w:date="2021-03-18T14:46:00Z">
        <w:r>
          <w:rPr>
            <w:noProof/>
          </w:rPr>
          <w:drawing>
            <wp:inline distT="0" distB="0" distL="0" distR="0" wp14:anchorId="4CCD5AB2" wp14:editId="6E5EC953">
              <wp:extent cx="5943600" cy="3343275"/>
              <wp:effectExtent l="0" t="0" r="0" b="9525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3432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4" w:author="Lê Huy Knight" w:date="2021-03-18T14:47:00Z">
        <w:r>
          <w:rPr>
            <w:noProof/>
          </w:rPr>
          <w:drawing>
            <wp:inline distT="0" distB="0" distL="0" distR="0" wp14:anchorId="0F10C2CA" wp14:editId="1A83A884">
              <wp:extent cx="5943600" cy="3343275"/>
              <wp:effectExtent l="0" t="0" r="0" b="9525"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3432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FDE10D1" w14:textId="77777777" w:rsidR="00514D2A" w:rsidRDefault="00514D2A" w:rsidP="00514D2A">
      <w:pPr>
        <w:rPr>
          <w:ins w:id="5" w:author="Lê Huy Knight" w:date="2021-03-18T14:55:00Z"/>
          <w:noProof/>
        </w:rPr>
      </w:pPr>
    </w:p>
    <w:p w14:paraId="2902518D" w14:textId="03E625EA" w:rsidR="00514D2A" w:rsidRDefault="00514D2A" w:rsidP="00514D2A">
      <w:pPr>
        <w:rPr>
          <w:ins w:id="6" w:author="Lê Huy Knight" w:date="2021-03-18T14:56:00Z"/>
          <w:lang w:val="vi-VN"/>
        </w:rPr>
      </w:pPr>
      <w:ins w:id="7" w:author="Lê Huy Knight" w:date="2021-03-18T14:50:00Z">
        <w:r>
          <w:rPr>
            <w:noProof/>
          </w:rPr>
          <w:lastRenderedPageBreak/>
          <w:drawing>
            <wp:inline distT="0" distB="0" distL="0" distR="0" wp14:anchorId="24E01996" wp14:editId="7F455D27">
              <wp:extent cx="5943600" cy="3343275"/>
              <wp:effectExtent l="0" t="0" r="0" b="9525"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3432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8" w:author="Lê Huy Knight" w:date="2021-03-18T14:55:00Z">
        <w:r>
          <w:rPr>
            <w:noProof/>
          </w:rPr>
          <w:drawing>
            <wp:inline distT="0" distB="0" distL="0" distR="0" wp14:anchorId="3D57A8D2" wp14:editId="63E283C6">
              <wp:extent cx="5943600" cy="3343275"/>
              <wp:effectExtent l="0" t="0" r="0" b="9525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3432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F493376" w14:textId="07305DFA" w:rsidR="00514D2A" w:rsidRDefault="00514D2A" w:rsidP="00514D2A">
      <w:pPr>
        <w:rPr>
          <w:ins w:id="9" w:author="Lê Huy Knight" w:date="2021-03-18T15:20:00Z"/>
        </w:rPr>
      </w:pPr>
      <w:ins w:id="10" w:author="Lê Huy Knight" w:date="2021-03-18T14:56:00Z">
        <w:r>
          <w:rPr>
            <w:noProof/>
          </w:rPr>
          <w:lastRenderedPageBreak/>
          <w:drawing>
            <wp:inline distT="0" distB="0" distL="0" distR="0" wp14:anchorId="5536E953" wp14:editId="05EDA942">
              <wp:extent cx="5943600" cy="3343275"/>
              <wp:effectExtent l="0" t="0" r="0" b="9525"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3432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591EFC6" w14:textId="0F4D8A3A" w:rsidR="00DA4183" w:rsidRPr="00DA4183" w:rsidRDefault="00DA4183" w:rsidP="00514D2A">
      <w:pPr>
        <w:rPr>
          <w:rPrChange w:id="11" w:author="Lê Huy Knight" w:date="2021-03-18T15:20:00Z">
            <w:rPr/>
          </w:rPrChange>
        </w:rPr>
        <w:pPrChange w:id="12" w:author="Lê Huy Knight" w:date="2021-03-18T14:46:00Z">
          <w:pPr>
            <w:pStyle w:val="Title"/>
          </w:pPr>
        </w:pPrChange>
      </w:pPr>
      <w:ins w:id="13" w:author="Lê Huy Knight" w:date="2021-03-18T15:20:00Z">
        <w:r w:rsidRPr="00DA4183">
          <w:drawing>
            <wp:inline distT="0" distB="0" distL="0" distR="0" wp14:anchorId="2CBC8220" wp14:editId="0AB95BD2">
              <wp:extent cx="5943600" cy="3560845"/>
              <wp:effectExtent l="0" t="0" r="0" b="1905"/>
              <wp:docPr id="8" name="Picture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Picture 8"/>
                      <pic:cNvPicPr/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5608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sectPr w:rsidR="00DA4183" w:rsidRPr="00DA41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Lê Huy Knight">
    <w15:presenceInfo w15:providerId="Windows Live" w15:userId="2f4d2d313ed3784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trackRevision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D2A"/>
    <w:rsid w:val="00514D2A"/>
    <w:rsid w:val="00626BA2"/>
    <w:rsid w:val="00664F12"/>
    <w:rsid w:val="008002E8"/>
    <w:rsid w:val="00DA4183"/>
    <w:rsid w:val="00E30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925D9"/>
  <w15:chartTrackingRefBased/>
  <w15:docId w15:val="{DDF5633F-F8F4-4CBD-9F7C-A21380804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14D2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4D2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microsoft.com/office/2011/relationships/people" Target="people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Huy Knight</dc:creator>
  <cp:keywords/>
  <dc:description/>
  <cp:lastModifiedBy>Lê Huy Knight</cp:lastModifiedBy>
  <cp:revision>2</cp:revision>
  <dcterms:created xsi:type="dcterms:W3CDTF">2021-03-18T08:22:00Z</dcterms:created>
  <dcterms:modified xsi:type="dcterms:W3CDTF">2021-03-18T08:22:00Z</dcterms:modified>
</cp:coreProperties>
</file>